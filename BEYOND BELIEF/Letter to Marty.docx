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vertAlign w:val="baseline"/>
          <w:rtl w:val="0"/>
        </w:rPr>
        <w:t xml:space="preserve">May 15, 2007</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sdt>
        <w:sdtPr>
          <w:tag w:val="goog_rdk_1"/>
        </w:sdtPr>
        <w:sdtContent>
          <w:ins w:author="Terry Holliday" w:id="0" w:date="2007-05-15T00:59:00Z">
            <w:r w:rsidDel="00000000" w:rsidR="00000000" w:rsidRPr="00000000">
              <w:rPr>
                <w:vertAlign w:val="baseline"/>
                <w:rtl w:val="0"/>
              </w:rPr>
              <w:t xml:space="preserve">My dearest brother,</w:t>
            </w:r>
          </w:ins>
        </w:sdtContent>
      </w:sdt>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sdt>
        <w:sdtPr>
          <w:tag w:val="goog_rdk_3"/>
        </w:sdtPr>
        <w:sdtContent>
          <w:ins w:author="Terry Holliday" w:id="1" w:date="2007-05-15T00:59:00Z">
            <w:r w:rsidDel="00000000" w:rsidR="00000000" w:rsidRPr="00000000">
              <w:rPr>
                <w:vertAlign w:val="baseline"/>
                <w:rtl w:val="0"/>
              </w:rPr>
              <w:t xml:space="preserve">I can only hope that one day during your lifetime you are able to </w:t>
            </w:r>
          </w:ins>
        </w:sdtContent>
      </w:sdt>
      <w:r w:rsidDel="00000000" w:rsidR="00000000" w:rsidRPr="00000000">
        <w:rPr>
          <w:vertAlign w:val="baseline"/>
          <w:rtl w:val="0"/>
        </w:rPr>
        <w:t xml:space="preserve">feel </w:t>
      </w:r>
      <w:sdt>
        <w:sdtPr>
          <w:tag w:val="goog_rdk_4"/>
        </w:sdtPr>
        <w:sdtContent>
          <w:ins w:author="Terry Holliday" w:id="2" w:date="2007-05-15T00:59:00Z">
            <w:r w:rsidDel="00000000" w:rsidR="00000000" w:rsidRPr="00000000">
              <w:rPr>
                <w:vertAlign w:val="baseline"/>
                <w:rtl w:val="0"/>
              </w:rPr>
              <w:t xml:space="preserve">as enlightened by this situation and experience we have just had as I have been blessed to </w:t>
            </w:r>
          </w:ins>
        </w:sdtContent>
      </w:sdt>
      <w:r w:rsidDel="00000000" w:rsidR="00000000" w:rsidRPr="00000000">
        <w:rPr>
          <w:vertAlign w:val="baseline"/>
          <w:rtl w:val="0"/>
        </w:rPr>
        <w:t xml:space="preserve">feel</w:t>
      </w:r>
      <w:sdt>
        <w:sdtPr>
          <w:tag w:val="goog_rdk_5"/>
        </w:sdtPr>
        <w:sdtContent>
          <w:ins w:author="Terry Holliday" w:id="3" w:date="2007-05-15T00:59:00Z">
            <w:r w:rsidDel="00000000" w:rsidR="00000000" w:rsidRPr="00000000">
              <w:rPr>
                <w:vertAlign w:val="baseline"/>
                <w:rtl w:val="0"/>
              </w:rPr>
              <w:t xml:space="preserve">.  Seeing the anger and </w:t>
            </w:r>
          </w:ins>
        </w:sdtContent>
      </w:sdt>
      <w:r w:rsidDel="00000000" w:rsidR="00000000" w:rsidRPr="00000000">
        <w:rPr>
          <w:vertAlign w:val="baseline"/>
          <w:rtl w:val="0"/>
        </w:rPr>
        <w:t xml:space="preserve">vile </w:t>
      </w:r>
      <w:sdt>
        <w:sdtPr>
          <w:tag w:val="goog_rdk_6"/>
        </w:sdtPr>
        <w:sdtContent>
          <w:ins w:author="Terry Holliday" w:id="4" w:date="2007-05-15T01:01:00Z">
            <w:r w:rsidDel="00000000" w:rsidR="00000000" w:rsidRPr="00000000">
              <w:rPr>
                <w:vertAlign w:val="baseline"/>
                <w:rtl w:val="0"/>
              </w:rPr>
              <w:t xml:space="preserve">hatred in your heart toward me has allowed me to love you even more as my brother.  I am able to do that because as I understand it, and as Jesus showed us, we are meant to love our “enemies</w:t>
            </w:r>
          </w:ins>
        </w:sdtContent>
      </w:sdt>
      <w:r w:rsidDel="00000000" w:rsidR="00000000" w:rsidRPr="00000000">
        <w:rPr>
          <w:vertAlign w:val="baseline"/>
          <w:rtl w:val="0"/>
        </w:rPr>
        <w:t xml:space="preserve">,</w:t>
      </w:r>
      <w:sdt>
        <w:sdtPr>
          <w:tag w:val="goog_rdk_7"/>
        </w:sdtPr>
        <w:sdtContent>
          <w:ins w:author="Terry Holliday" w:id="5" w:date="2007-05-15T01:04:00Z">
            <w:r w:rsidDel="00000000" w:rsidR="00000000" w:rsidRPr="00000000">
              <w:rPr>
                <w:vertAlign w:val="baseline"/>
                <w:rtl w:val="0"/>
              </w:rPr>
              <w:t xml:space="preserve">” </w:t>
            </w:r>
          </w:ins>
        </w:sdtContent>
      </w:sdt>
      <w:r w:rsidDel="00000000" w:rsidR="00000000" w:rsidRPr="00000000">
        <w:rPr>
          <w:vertAlign w:val="baseline"/>
          <w:rtl w:val="0"/>
        </w:rPr>
        <w:t xml:space="preserve">because in truth, </w:t>
      </w:r>
      <w:sdt>
        <w:sdtPr>
          <w:tag w:val="goog_rdk_8"/>
        </w:sdtPr>
        <w:sdtContent>
          <w:ins w:author="Terry Holliday" w:id="6" w:date="2007-05-15T01:02:00Z">
            <w:r w:rsidDel="00000000" w:rsidR="00000000" w:rsidRPr="00000000">
              <w:rPr>
                <w:vertAlign w:val="baseline"/>
                <w:rtl w:val="0"/>
              </w:rPr>
              <w:t xml:space="preserve">there </w:t>
            </w:r>
          </w:ins>
        </w:sdtContent>
      </w:sdt>
      <w:r w:rsidDel="00000000" w:rsidR="00000000" w:rsidRPr="00000000">
        <w:rPr>
          <w:vertAlign w:val="baseline"/>
          <w:rtl w:val="0"/>
        </w:rPr>
        <w:t xml:space="preserve">is </w:t>
      </w:r>
      <w:sdt>
        <w:sdtPr>
          <w:tag w:val="goog_rdk_9"/>
        </w:sdtPr>
        <w:sdtContent>
          <w:ins w:author="Terry Holliday" w:id="7" w:date="2007-05-15T01:02:00Z">
            <w:r w:rsidDel="00000000" w:rsidR="00000000" w:rsidRPr="00000000">
              <w:rPr>
                <w:vertAlign w:val="baseline"/>
                <w:rtl w:val="0"/>
              </w:rPr>
              <w:t xml:space="preserve">no enemy outside of ourselves</w:t>
            </w:r>
          </w:ins>
        </w:sdtContent>
      </w:sdt>
      <w:r w:rsidDel="00000000" w:rsidR="00000000" w:rsidRPr="00000000">
        <w:rPr>
          <w:vertAlign w:val="baseline"/>
          <w:rtl w:val="0"/>
        </w:rPr>
        <w:t xml:space="preserve">.</w:t>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sdt>
        <w:sdtPr>
          <w:tag w:val="goog_rdk_11"/>
        </w:sdtPr>
        <w:sdtContent>
          <w:ins w:author="Terry Holliday" w:id="8" w:date="2007-05-15T01:04:00Z">
            <w:r w:rsidDel="00000000" w:rsidR="00000000" w:rsidRPr="00000000">
              <w:rPr>
                <w:vertAlign w:val="baseline"/>
                <w:rtl w:val="0"/>
              </w:rPr>
              <w:t xml:space="preserve">Whatever malcontent you may feel for me has nothing to do with who I am or who you may believe me to be.  The man you may have “written off a long time ago” </w:t>
            </w:r>
          </w:ins>
        </w:sdtContent>
      </w:sdt>
      <w:r w:rsidDel="00000000" w:rsidR="00000000" w:rsidRPr="00000000">
        <w:rPr>
          <w:vertAlign w:val="baseline"/>
          <w:rtl w:val="0"/>
        </w:rPr>
        <w:t xml:space="preserve">and is “worthless” to you </w:t>
      </w:r>
      <w:sdt>
        <w:sdtPr>
          <w:tag w:val="goog_rdk_12"/>
        </w:sdtPr>
        <w:sdtContent>
          <w:ins w:author="Terry Holliday" w:id="9" w:date="2007-05-15T01:10:00Z">
            <w:r w:rsidDel="00000000" w:rsidR="00000000" w:rsidRPr="00000000">
              <w:rPr>
                <w:vertAlign w:val="baseline"/>
                <w:rtl w:val="0"/>
              </w:rPr>
              <w:t xml:space="preserve">is as much a part of you as you are me, and a part that neither of us can write off nor forget.  It is the part of us that transcends these earthly bounds and will keep us connected long after we leave this world.  You may not see that connection </w:t>
            </w:r>
          </w:ins>
        </w:sdtContent>
      </w:sdt>
      <w:r w:rsidDel="00000000" w:rsidR="00000000" w:rsidRPr="00000000">
        <w:rPr>
          <w:vertAlign w:val="baseline"/>
          <w:rtl w:val="0"/>
        </w:rPr>
        <w:t xml:space="preserve">yet </w:t>
      </w:r>
      <w:sdt>
        <w:sdtPr>
          <w:tag w:val="goog_rdk_13"/>
        </w:sdtPr>
        <w:sdtContent>
          <w:ins w:author="Terry Holliday" w:id="10" w:date="2007-05-15T01:14:00Z">
            <w:r w:rsidDel="00000000" w:rsidR="00000000" w:rsidRPr="00000000">
              <w:rPr>
                <w:vertAlign w:val="baseline"/>
                <w:rtl w:val="0"/>
              </w:rPr>
              <w:t xml:space="preserve">and you certainly don’t feel it </w:t>
            </w:r>
          </w:ins>
        </w:sdtContent>
      </w:sdt>
      <w:r w:rsidDel="00000000" w:rsidR="00000000" w:rsidRPr="00000000">
        <w:rPr>
          <w:vertAlign w:val="baseline"/>
          <w:rtl w:val="0"/>
        </w:rPr>
        <w:t xml:space="preserve">like </w:t>
      </w:r>
      <w:sdt>
        <w:sdtPr>
          <w:tag w:val="goog_rdk_14"/>
        </w:sdtPr>
        <w:sdtContent>
          <w:ins w:author="Terry Holliday" w:id="11" w:date="2007-05-15T01:14:00Z">
            <w:r w:rsidDel="00000000" w:rsidR="00000000" w:rsidRPr="00000000">
              <w:rPr>
                <w:vertAlign w:val="baseline"/>
                <w:rtl w:val="0"/>
              </w:rPr>
              <w:t xml:space="preserve">I do, but it is there.</w:t>
            </w:r>
          </w:ins>
        </w:sdtContent>
      </w:sdt>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sdt>
        <w:sdtPr>
          <w:tag w:val="goog_rdk_16"/>
        </w:sdtPr>
        <w:sdtContent>
          <w:ins w:author="Terry Holliday" w:id="12" w:date="2007-05-15T01:15:00Z">
            <w:r w:rsidDel="00000000" w:rsidR="00000000" w:rsidRPr="00000000">
              <w:rPr>
                <w:vertAlign w:val="baseline"/>
                <w:rtl w:val="0"/>
              </w:rPr>
              <w:t xml:space="preserve">I have never asked anything of you but to love me</w:t>
            </w:r>
          </w:ins>
        </w:sdtContent>
      </w:sdt>
      <w:r w:rsidDel="00000000" w:rsidR="00000000" w:rsidRPr="00000000">
        <w:rPr>
          <w:vertAlign w:val="baseline"/>
          <w:rtl w:val="0"/>
        </w:rPr>
        <w:t xml:space="preserve">.  T</w:t>
      </w:r>
      <w:sdt>
        <w:sdtPr>
          <w:tag w:val="goog_rdk_17"/>
        </w:sdtPr>
        <w:sdtContent>
          <w:ins w:author="Terry Holliday" w:id="13" w:date="2007-05-15T01:15:00Z">
            <w:r w:rsidDel="00000000" w:rsidR="00000000" w:rsidRPr="00000000">
              <w:rPr>
                <w:vertAlign w:val="baseline"/>
                <w:rtl w:val="0"/>
              </w:rPr>
              <w:t xml:space="preserve">hat was all I ever wanted or </w:t>
            </w:r>
          </w:ins>
        </w:sdtContent>
      </w:sdt>
      <w:r w:rsidDel="00000000" w:rsidR="00000000" w:rsidRPr="00000000">
        <w:rPr>
          <w:vertAlign w:val="baseline"/>
          <w:rtl w:val="0"/>
        </w:rPr>
        <w:t xml:space="preserve">ever </w:t>
      </w:r>
      <w:sdt>
        <w:sdtPr>
          <w:tag w:val="goog_rdk_18"/>
        </w:sdtPr>
        <w:sdtContent>
          <w:ins w:author="Terry Holliday" w:id="14" w:date="2007-05-15T01:15:00Z">
            <w:r w:rsidDel="00000000" w:rsidR="00000000" w:rsidRPr="00000000">
              <w:rPr>
                <w:vertAlign w:val="baseline"/>
                <w:rtl w:val="0"/>
              </w:rPr>
              <w:t xml:space="preserve">needed </w:t>
            </w:r>
          </w:ins>
        </w:sdtContent>
      </w:sdt>
      <w:r w:rsidDel="00000000" w:rsidR="00000000" w:rsidRPr="00000000">
        <w:rPr>
          <w:vertAlign w:val="baseline"/>
          <w:rtl w:val="0"/>
        </w:rPr>
        <w:t xml:space="preserve">from my big brother </w:t>
      </w:r>
      <w:sdt>
        <w:sdtPr>
          <w:tag w:val="goog_rdk_19"/>
        </w:sdtPr>
        <w:sdtContent>
          <w:ins w:author="Terry Holliday" w:id="15" w:date="2007-05-15T01:28:00Z">
            <w:r w:rsidDel="00000000" w:rsidR="00000000" w:rsidRPr="00000000">
              <w:rPr>
                <w:vertAlign w:val="baseline"/>
                <w:rtl w:val="0"/>
              </w:rPr>
              <w:t xml:space="preserve">in my life</w:t>
            </w:r>
          </w:ins>
        </w:sdtContent>
      </w:sdt>
      <w:r w:rsidDel="00000000" w:rsidR="00000000" w:rsidRPr="00000000">
        <w:rPr>
          <w:vertAlign w:val="baseline"/>
          <w:rtl w:val="0"/>
        </w:rPr>
        <w:t xml:space="preserve">, but instead </w:t>
      </w:r>
      <w:sdt>
        <w:sdtPr>
          <w:tag w:val="goog_rdk_20"/>
        </w:sdtPr>
        <w:sdtContent>
          <w:ins w:author="Terry Holliday" w:id="16" w:date="2007-05-15T01:15:00Z">
            <w:r w:rsidDel="00000000" w:rsidR="00000000" w:rsidRPr="00000000">
              <w:rPr>
                <w:vertAlign w:val="baseline"/>
                <w:rtl w:val="0"/>
              </w:rPr>
              <w:t xml:space="preserve">you have</w:t>
            </w:r>
          </w:ins>
        </w:sdtContent>
      </w:sdt>
      <w:r w:rsidDel="00000000" w:rsidR="00000000" w:rsidRPr="00000000">
        <w:rPr>
          <w:vertAlign w:val="baseline"/>
          <w:rtl w:val="0"/>
        </w:rPr>
        <w:t xml:space="preserve"> </w:t>
      </w:r>
      <w:sdt>
        <w:sdtPr>
          <w:tag w:val="goog_rdk_21"/>
        </w:sdtPr>
        <w:sdtContent>
          <w:ins w:author="Terry Holliday" w:id="17" w:date="2007-05-15T01:15:00Z">
            <w:r w:rsidDel="00000000" w:rsidR="00000000" w:rsidRPr="00000000">
              <w:rPr>
                <w:vertAlign w:val="baseline"/>
                <w:rtl w:val="0"/>
              </w:rPr>
              <w:t xml:space="preserve">felt </w:t>
            </w:r>
          </w:ins>
        </w:sdtContent>
      </w:sdt>
      <w:r w:rsidDel="00000000" w:rsidR="00000000" w:rsidRPr="00000000">
        <w:rPr>
          <w:vertAlign w:val="baseline"/>
          <w:rtl w:val="0"/>
        </w:rPr>
        <w:t xml:space="preserve">a</w:t>
      </w:r>
      <w:sdt>
        <w:sdtPr>
          <w:tag w:val="goog_rdk_22"/>
        </w:sdtPr>
        <w:sdtContent>
          <w:ins w:author="Terry Holliday" w:id="18" w:date="2007-05-15T01:15:00Z">
            <w:r w:rsidDel="00000000" w:rsidR="00000000" w:rsidRPr="00000000">
              <w:rPr>
                <w:vertAlign w:val="baseline"/>
                <w:rtl w:val="0"/>
              </w:rPr>
              <w:t xml:space="preserve">shame</w:t>
            </w:r>
          </w:ins>
        </w:sdtContent>
      </w:sdt>
      <w:r w:rsidDel="00000000" w:rsidR="00000000" w:rsidRPr="00000000">
        <w:rPr>
          <w:vertAlign w:val="baseline"/>
          <w:rtl w:val="0"/>
        </w:rPr>
        <w:t xml:space="preserve">d</w:t>
      </w:r>
      <w:sdt>
        <w:sdtPr>
          <w:tag w:val="goog_rdk_23"/>
        </w:sdtPr>
        <w:sdtContent>
          <w:ins w:author="Terry Holliday" w:id="19" w:date="2007-05-15T01:15:00Z">
            <w:r w:rsidDel="00000000" w:rsidR="00000000" w:rsidRPr="00000000">
              <w:rPr>
                <w:vertAlign w:val="baseline"/>
                <w:rtl w:val="0"/>
              </w:rPr>
              <w:t xml:space="preserve"> </w:t>
            </w:r>
          </w:ins>
        </w:sdtContent>
      </w:sdt>
      <w:r w:rsidDel="00000000" w:rsidR="00000000" w:rsidRPr="00000000">
        <w:rPr>
          <w:vertAlign w:val="baseline"/>
          <w:rtl w:val="0"/>
        </w:rPr>
        <w:t xml:space="preserve">of</w:t>
      </w:r>
      <w:sdt>
        <w:sdtPr>
          <w:tag w:val="goog_rdk_24"/>
        </w:sdtPr>
        <w:sdtContent>
          <w:ins w:author="Terry Holliday" w:id="20" w:date="2007-05-15T01:15:00Z">
            <w:r w:rsidDel="00000000" w:rsidR="00000000" w:rsidRPr="00000000">
              <w:rPr>
                <w:vertAlign w:val="baseline"/>
                <w:rtl w:val="0"/>
              </w:rPr>
              <w:t xml:space="preserve"> me: not wanting me to play with you and your friends when we were small children</w:t>
            </w:r>
          </w:ins>
        </w:sdtContent>
      </w:sdt>
      <w:r w:rsidDel="00000000" w:rsidR="00000000" w:rsidRPr="00000000">
        <w:rPr>
          <w:vertAlign w:val="baseline"/>
          <w:rtl w:val="0"/>
        </w:rPr>
        <w:t xml:space="preserve">; </w:t>
      </w:r>
      <w:sdt>
        <w:sdtPr>
          <w:tag w:val="goog_rdk_25"/>
        </w:sdtPr>
        <w:sdtContent>
          <w:ins w:author="Terry Holliday" w:id="21" w:date="2007-05-15T01:17:00Z">
            <w:r w:rsidDel="00000000" w:rsidR="00000000" w:rsidRPr="00000000">
              <w:rPr>
                <w:vertAlign w:val="baseline"/>
                <w:rtl w:val="0"/>
              </w:rPr>
              <w:t xml:space="preserve">then </w:t>
            </w:r>
          </w:ins>
        </w:sdtContent>
      </w:sdt>
      <w:r w:rsidDel="00000000" w:rsidR="00000000" w:rsidRPr="00000000">
        <w:rPr>
          <w:vertAlign w:val="baseline"/>
          <w:rtl w:val="0"/>
        </w:rPr>
        <w:t xml:space="preserve">later </w:t>
      </w:r>
      <w:sdt>
        <w:sdtPr>
          <w:tag w:val="goog_rdk_26"/>
        </w:sdtPr>
        <w:sdtContent>
          <w:ins w:author="Terry Holliday" w:id="22" w:date="2007-05-15T01:17:00Z">
            <w:r w:rsidDel="00000000" w:rsidR="00000000" w:rsidRPr="00000000">
              <w:rPr>
                <w:vertAlign w:val="baseline"/>
                <w:rtl w:val="0"/>
              </w:rPr>
              <w:t xml:space="preserve">siding with your friends </w:t>
            </w:r>
          </w:ins>
        </w:sdtContent>
      </w:sdt>
      <w:r w:rsidDel="00000000" w:rsidR="00000000" w:rsidRPr="00000000">
        <w:rPr>
          <w:vertAlign w:val="baseline"/>
          <w:rtl w:val="0"/>
        </w:rPr>
        <w:t xml:space="preserve">in school</w:t>
      </w:r>
      <w:sdt>
        <w:sdtPr>
          <w:tag w:val="goog_rdk_27"/>
        </w:sdtPr>
        <w:sdtContent>
          <w:ins w:author="Terry Holliday" w:id="23" w:date="2007-05-15T01:17:00Z">
            <w:r w:rsidDel="00000000" w:rsidR="00000000" w:rsidRPr="00000000">
              <w:rPr>
                <w:vertAlign w:val="baseline"/>
                <w:rtl w:val="0"/>
              </w:rPr>
              <w:t xml:space="preserve"> when they would attack me with bigoted</w:t>
            </w:r>
          </w:ins>
        </w:sdtContent>
      </w:sdt>
      <w:r w:rsidDel="00000000" w:rsidR="00000000" w:rsidRPr="00000000">
        <w:rPr>
          <w:vertAlign w:val="baseline"/>
          <w:rtl w:val="0"/>
        </w:rPr>
        <w:t xml:space="preserve">,</w:t>
      </w:r>
      <w:sdt>
        <w:sdtPr>
          <w:tag w:val="goog_rdk_28"/>
        </w:sdtPr>
        <w:sdtContent>
          <w:ins w:author="Terry Holliday" w:id="24" w:date="2007-05-15T01:17:00Z">
            <w:r w:rsidDel="00000000" w:rsidR="00000000" w:rsidRPr="00000000">
              <w:rPr>
                <w:vertAlign w:val="baseline"/>
                <w:rtl w:val="0"/>
              </w:rPr>
              <w:t xml:space="preserve"> malicious remarks</w:t>
            </w:r>
          </w:ins>
        </w:sdtContent>
      </w:sdt>
      <w:r w:rsidDel="00000000" w:rsidR="00000000" w:rsidRPr="00000000">
        <w:rPr>
          <w:vertAlign w:val="baseline"/>
          <w:rtl w:val="0"/>
        </w:rPr>
        <w:t xml:space="preserve">.  Although it always hurt me then, it </w:t>
      </w:r>
      <w:sdt>
        <w:sdtPr>
          <w:tag w:val="goog_rdk_29"/>
        </w:sdtPr>
        <w:sdtContent>
          <w:ins w:author="Terry Holliday" w:id="25" w:date="2007-05-15T01:18:00Z">
            <w:r w:rsidDel="00000000" w:rsidR="00000000" w:rsidRPr="00000000">
              <w:rPr>
                <w:vertAlign w:val="baseline"/>
                <w:rtl w:val="0"/>
              </w:rPr>
              <w:t xml:space="preserve">never </w:t>
            </w:r>
          </w:ins>
        </w:sdtContent>
      </w:sdt>
      <w:r w:rsidDel="00000000" w:rsidR="00000000" w:rsidRPr="00000000">
        <w:rPr>
          <w:vertAlign w:val="baseline"/>
          <w:rtl w:val="0"/>
        </w:rPr>
        <w:t xml:space="preserve">stopped me from seeing you as </w:t>
      </w:r>
      <w:sdt>
        <w:sdtPr>
          <w:tag w:val="goog_rdk_30"/>
        </w:sdtPr>
        <w:sdtContent>
          <w:ins w:author="Terry Holliday" w:id="26" w:date="2007-05-15T01:18:00Z">
            <w:r w:rsidDel="00000000" w:rsidR="00000000" w:rsidRPr="00000000">
              <w:rPr>
                <w:vertAlign w:val="baseline"/>
                <w:rtl w:val="0"/>
              </w:rPr>
              <w:t xml:space="preserve">anything other than my big brother</w:t>
            </w:r>
          </w:ins>
        </w:sdtContent>
      </w:sdt>
      <w:r w:rsidDel="00000000" w:rsidR="00000000" w:rsidRPr="00000000">
        <w:rPr>
          <w:vertAlign w:val="baseline"/>
          <w:rtl w:val="0"/>
        </w:rPr>
        <w:t xml:space="preserve">, Marty, </w:t>
      </w:r>
      <w:sdt>
        <w:sdtPr>
          <w:tag w:val="goog_rdk_31"/>
        </w:sdtPr>
        <w:sdtContent>
          <w:ins w:author="Terry Holliday" w:id="27" w:date="2007-05-15T01:18:00Z">
            <w:r w:rsidDel="00000000" w:rsidR="00000000" w:rsidRPr="00000000">
              <w:rPr>
                <w:vertAlign w:val="baseline"/>
                <w:rtl w:val="0"/>
              </w:rPr>
              <w:t xml:space="preserve">who was capable of doing anything he wanted and becoming </w:t>
            </w:r>
          </w:ins>
        </w:sdtContent>
      </w:sdt>
      <w:r w:rsidDel="00000000" w:rsidR="00000000" w:rsidRPr="00000000">
        <w:rPr>
          <w:vertAlign w:val="baseline"/>
          <w:rtl w:val="0"/>
        </w:rPr>
        <w:t xml:space="preserve">anyone </w:t>
      </w:r>
      <w:sdt>
        <w:sdtPr>
          <w:tag w:val="goog_rdk_32"/>
        </w:sdtPr>
        <w:sdtContent>
          <w:ins w:author="Terry Holliday" w:id="28" w:date="2007-05-15T01:20:00Z">
            <w:r w:rsidDel="00000000" w:rsidR="00000000" w:rsidRPr="00000000">
              <w:rPr>
                <w:vertAlign w:val="baseline"/>
                <w:rtl w:val="0"/>
              </w:rPr>
              <w:t xml:space="preserve">he wanted to be</w:t>
            </w:r>
          </w:ins>
        </w:sdtContent>
      </w:sdt>
      <w:r w:rsidDel="00000000" w:rsidR="00000000" w:rsidRPr="00000000">
        <w:rPr>
          <w:vertAlign w:val="baseline"/>
          <w:rtl w:val="0"/>
        </w:rPr>
        <w:t xml:space="preserve">; nor did it stop me from wanting to be your friend</w:t>
      </w:r>
      <w:sdt>
        <w:sdtPr>
          <w:tag w:val="goog_rdk_33"/>
        </w:sdtPr>
        <w:sdtContent>
          <w:ins w:author="Terry Holliday" w:id="29" w:date="2007-05-15T01:20:00Z">
            <w:r w:rsidDel="00000000" w:rsidR="00000000" w:rsidRPr="00000000">
              <w:rPr>
                <w:vertAlign w:val="baseline"/>
                <w:rtl w:val="0"/>
              </w:rPr>
              <w:t xml:space="preserve">.  </w:t>
            </w:r>
          </w:ins>
        </w:sdtContent>
      </w:sdt>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sdt>
        <w:sdtPr>
          <w:tag w:val="goog_rdk_35"/>
        </w:sdtPr>
        <w:sdtContent>
          <w:ins w:author="Terry Holliday" w:id="30" w:date="2007-05-15T01:45:00Z">
            <w:r w:rsidDel="00000000" w:rsidR="00000000" w:rsidRPr="00000000">
              <w:rPr>
                <w:vertAlign w:val="baseline"/>
                <w:rtl w:val="0"/>
              </w:rPr>
              <w:t xml:space="preserve">It is not by chance that one year ago this very week when our Granny died, and I felt called to speak at her funeral, you pulled me </w:t>
            </w:r>
          </w:ins>
        </w:sdtContent>
      </w:sdt>
      <w:r w:rsidDel="00000000" w:rsidR="00000000" w:rsidRPr="00000000">
        <w:rPr>
          <w:vertAlign w:val="baseline"/>
          <w:rtl w:val="0"/>
        </w:rPr>
        <w:t xml:space="preserve">a</w:t>
      </w:r>
      <w:sdt>
        <w:sdtPr>
          <w:tag w:val="goog_rdk_36"/>
        </w:sdtPr>
        <w:sdtContent>
          <w:ins w:author="Terry Holliday" w:id="31" w:date="2007-05-15T01:23:00Z">
            <w:r w:rsidDel="00000000" w:rsidR="00000000" w:rsidRPr="00000000">
              <w:rPr>
                <w:vertAlign w:val="baseline"/>
                <w:rtl w:val="0"/>
              </w:rPr>
              <w:t xml:space="preserve">side the night of her wake</w:t>
            </w:r>
          </w:ins>
        </w:sdtContent>
      </w:sdt>
      <w:r w:rsidDel="00000000" w:rsidR="00000000" w:rsidRPr="00000000">
        <w:rPr>
          <w:vertAlign w:val="baseline"/>
          <w:rtl w:val="0"/>
        </w:rPr>
        <w:t xml:space="preserve">, and in the hallway next to where her body lay, you </w:t>
      </w:r>
      <w:sdt>
        <w:sdtPr>
          <w:tag w:val="goog_rdk_37"/>
        </w:sdtPr>
        <w:sdtContent>
          <w:ins w:author="Terry Holliday" w:id="32" w:date="2007-05-15T01:20:00Z">
            <w:r w:rsidDel="00000000" w:rsidR="00000000" w:rsidRPr="00000000">
              <w:rPr>
                <w:vertAlign w:val="baseline"/>
                <w:rtl w:val="0"/>
              </w:rPr>
              <w:t xml:space="preserve">warned me with a virulent tone </w:t>
            </w:r>
          </w:ins>
        </w:sdtContent>
      </w:sdt>
      <w:r w:rsidDel="00000000" w:rsidR="00000000" w:rsidRPr="00000000">
        <w:rPr>
          <w:vertAlign w:val="baseline"/>
          <w:rtl w:val="0"/>
        </w:rPr>
        <w:t xml:space="preserve">“</w:t>
      </w:r>
      <w:sdt>
        <w:sdtPr>
          <w:tag w:val="goog_rdk_38"/>
        </w:sdtPr>
        <w:sdtContent>
          <w:ins w:author="Terry Holliday" w:id="33" w:date="2007-05-15T01:20:00Z">
            <w:r w:rsidDel="00000000" w:rsidR="00000000" w:rsidRPr="00000000">
              <w:rPr>
                <w:vertAlign w:val="baseline"/>
                <w:rtl w:val="0"/>
              </w:rPr>
              <w:t xml:space="preserve">not to say anything stupid</w:t>
            </w:r>
          </w:ins>
        </w:sdtContent>
      </w:sdt>
      <w:r w:rsidDel="00000000" w:rsidR="00000000" w:rsidRPr="00000000">
        <w:rPr>
          <w:vertAlign w:val="baseline"/>
          <w:rtl w:val="0"/>
        </w:rPr>
        <w:t xml:space="preserve">”</w:t>
      </w:r>
      <w:sdt>
        <w:sdtPr>
          <w:tag w:val="goog_rdk_39"/>
        </w:sdtPr>
        <w:sdtContent>
          <w:ins w:author="Terry Holliday" w:id="34" w:date="2007-05-15T01:20:00Z">
            <w:r w:rsidDel="00000000" w:rsidR="00000000" w:rsidRPr="00000000">
              <w:rPr>
                <w:vertAlign w:val="baseline"/>
                <w:rtl w:val="0"/>
              </w:rPr>
              <w:t xml:space="preserve"> and that I </w:t>
            </w:r>
          </w:ins>
        </w:sdtContent>
      </w:sdt>
      <w:r w:rsidDel="00000000" w:rsidR="00000000" w:rsidRPr="00000000">
        <w:rPr>
          <w:vertAlign w:val="baseline"/>
          <w:rtl w:val="0"/>
        </w:rPr>
        <w:t xml:space="preserve">“</w:t>
      </w:r>
      <w:sdt>
        <w:sdtPr>
          <w:tag w:val="goog_rdk_40"/>
        </w:sdtPr>
        <w:sdtContent>
          <w:ins w:author="Terry Holliday" w:id="35" w:date="2007-05-15T01:50:00Z">
            <w:r w:rsidDel="00000000" w:rsidR="00000000" w:rsidRPr="00000000">
              <w:rPr>
                <w:vertAlign w:val="baseline"/>
                <w:rtl w:val="0"/>
              </w:rPr>
              <w:t xml:space="preserve">better not make a fool of myself.</w:t>
            </w:r>
          </w:ins>
        </w:sdtContent>
      </w:sdt>
      <w:r w:rsidDel="00000000" w:rsidR="00000000" w:rsidRPr="00000000">
        <w:rPr>
          <w:vertAlign w:val="baseline"/>
          <w:rtl w:val="0"/>
        </w:rPr>
        <w:t xml:space="preserve">”</w:t>
      </w:r>
      <w:sdt>
        <w:sdtPr>
          <w:tag w:val="goog_rdk_41"/>
        </w:sdtPr>
        <w:sdtContent>
          <w:ins w:author="Terry Holliday" w:id="36" w:date="2007-05-15T01:20:00Z">
            <w:r w:rsidDel="00000000" w:rsidR="00000000" w:rsidRPr="00000000">
              <w:rPr>
                <w:vertAlign w:val="baseline"/>
                <w:rtl w:val="0"/>
              </w:rPr>
              <w:t xml:space="preserve">  You didn’t believe in me then, and you</w:t>
            </w:r>
          </w:ins>
        </w:sdtContent>
      </w:sdt>
      <w:r w:rsidDel="00000000" w:rsidR="00000000" w:rsidRPr="00000000">
        <w:rPr>
          <w:vertAlign w:val="baseline"/>
          <w:rtl w:val="0"/>
        </w:rPr>
        <w:t xml:space="preserve"> clearly</w:t>
      </w:r>
      <w:sdt>
        <w:sdtPr>
          <w:tag w:val="goog_rdk_42"/>
        </w:sdtPr>
        <w:sdtContent>
          <w:ins w:author="Terry Holliday" w:id="37" w:date="2007-05-15T01:21:00Z">
            <w:r w:rsidDel="00000000" w:rsidR="00000000" w:rsidRPr="00000000">
              <w:rPr>
                <w:vertAlign w:val="baseline"/>
                <w:rtl w:val="0"/>
              </w:rPr>
              <w:t xml:space="preserve"> don’t believe in me now.  </w:t>
            </w:r>
          </w:ins>
        </w:sdtContent>
      </w:sdt>
      <w:r w:rsidDel="00000000" w:rsidR="00000000" w:rsidRPr="00000000">
        <w:rPr>
          <w:vertAlign w:val="baseline"/>
          <w:rtl w:val="0"/>
        </w:rPr>
        <w:t xml:space="preserve">That’s ok.  </w:t>
      </w:r>
      <w:sdt>
        <w:sdtPr>
          <w:tag w:val="goog_rdk_43"/>
        </w:sdtPr>
        <w:sdtContent>
          <w:ins w:author="Terry Holliday" w:id="38" w:date="2007-05-15T01:30:00Z">
            <w:r w:rsidDel="00000000" w:rsidR="00000000" w:rsidRPr="00000000">
              <w:rPr>
                <w:vertAlign w:val="baseline"/>
                <w:rtl w:val="0"/>
              </w:rPr>
              <w:t xml:space="preserve">I accept that you may never believe in me</w:t>
            </w:r>
          </w:ins>
        </w:sdtContent>
      </w:sdt>
      <w:r w:rsidDel="00000000" w:rsidR="00000000" w:rsidRPr="00000000">
        <w:rPr>
          <w:vertAlign w:val="baseline"/>
          <w:rtl w:val="0"/>
        </w:rPr>
        <w:t xml:space="preserve">,</w:t>
      </w:r>
      <w:sdt>
        <w:sdtPr>
          <w:tag w:val="goog_rdk_44"/>
        </w:sdtPr>
        <w:sdtContent>
          <w:ins w:author="Terry Holliday" w:id="39" w:date="2007-05-15T01:25:00Z">
            <w:r w:rsidDel="00000000" w:rsidR="00000000" w:rsidRPr="00000000">
              <w:rPr>
                <w:vertAlign w:val="baseline"/>
                <w:rtl w:val="0"/>
              </w:rPr>
              <w:t xml:space="preserve"> even after I’m gone</w:t>
            </w:r>
          </w:ins>
        </w:sdtContent>
      </w:sdt>
      <w:r w:rsidDel="00000000" w:rsidR="00000000" w:rsidRPr="00000000">
        <w:rPr>
          <w:vertAlign w:val="baseline"/>
          <w:rtl w:val="0"/>
        </w:rPr>
        <w:t xml:space="preserve">.  B</w:t>
      </w:r>
      <w:sdt>
        <w:sdtPr>
          <w:tag w:val="goog_rdk_45"/>
        </w:sdtPr>
        <w:sdtContent>
          <w:ins w:author="Terry Holliday" w:id="40" w:date="2007-05-15T01:25:00Z">
            <w:r w:rsidDel="00000000" w:rsidR="00000000" w:rsidRPr="00000000">
              <w:rPr>
                <w:vertAlign w:val="baseline"/>
                <w:rtl w:val="0"/>
              </w:rPr>
              <w:t xml:space="preserve">ut because my Granny </w:t>
            </w:r>
          </w:ins>
        </w:sdtContent>
      </w:sdt>
      <w:r w:rsidDel="00000000" w:rsidR="00000000" w:rsidRPr="00000000">
        <w:rPr>
          <w:b w:val="1"/>
          <w:i w:val="1"/>
          <w:vertAlign w:val="baseline"/>
          <w:rtl w:val="0"/>
        </w:rPr>
        <w:t xml:space="preserve">always</w:t>
      </w:r>
      <w:r w:rsidDel="00000000" w:rsidR="00000000" w:rsidRPr="00000000">
        <w:rPr>
          <w:b w:val="1"/>
          <w:vertAlign w:val="baseline"/>
          <w:rtl w:val="0"/>
        </w:rPr>
        <w:t xml:space="preserve"> </w:t>
      </w:r>
      <w:sdt>
        <w:sdtPr>
          <w:tag w:val="goog_rdk_46"/>
        </w:sdtPr>
        <w:sdtContent>
          <w:ins w:author="Terry Holliday" w:id="41" w:date="2007-05-15T01:53:00Z">
            <w:r w:rsidDel="00000000" w:rsidR="00000000" w:rsidRPr="00000000">
              <w:rPr>
                <w:vertAlign w:val="baseline"/>
                <w:rtl w:val="0"/>
              </w:rPr>
              <w:t xml:space="preserve">believe</w:t>
            </w:r>
          </w:ins>
        </w:sdtContent>
      </w:sdt>
      <w:r w:rsidDel="00000000" w:rsidR="00000000" w:rsidRPr="00000000">
        <w:rPr>
          <w:vertAlign w:val="baseline"/>
          <w:rtl w:val="0"/>
        </w:rPr>
        <w:t xml:space="preserve">d</w:t>
      </w:r>
      <w:sdt>
        <w:sdtPr>
          <w:tag w:val="goog_rdk_47"/>
        </w:sdtPr>
        <w:sdtContent>
          <w:ins w:author="Terry Holliday" w:id="42" w:date="2007-05-15T01:53:00Z">
            <w:r w:rsidDel="00000000" w:rsidR="00000000" w:rsidRPr="00000000">
              <w:rPr>
                <w:vertAlign w:val="baseline"/>
                <w:rtl w:val="0"/>
              </w:rPr>
              <w:t xml:space="preserve"> in me, </w:t>
            </w:r>
          </w:ins>
        </w:sdtContent>
      </w:sdt>
      <w:r w:rsidDel="00000000" w:rsidR="00000000" w:rsidRPr="00000000">
        <w:rPr>
          <w:vertAlign w:val="baseline"/>
          <w:rtl w:val="0"/>
        </w:rPr>
        <w:t xml:space="preserve">and as I said in her Eulogy that May 22nd, </w:t>
      </w:r>
      <w:sdt>
        <w:sdtPr>
          <w:tag w:val="goog_rdk_48"/>
        </w:sdtPr>
        <w:sdtContent>
          <w:ins w:author="Terry Holliday" w:id="43" w:date="2007-05-15T01:51:00Z">
            <w:r w:rsidDel="00000000" w:rsidR="00000000" w:rsidRPr="00000000">
              <w:rPr>
                <w:vertAlign w:val="baseline"/>
                <w:rtl w:val="0"/>
              </w:rPr>
              <w:t xml:space="preserve">I was confident in my faith that God would give me the strength, courage, and ability to make it through</w:t>
            </w:r>
          </w:ins>
        </w:sdtContent>
      </w:sdt>
      <w:r w:rsidDel="00000000" w:rsidR="00000000" w:rsidRPr="00000000">
        <w:rPr>
          <w:vertAlign w:val="baseline"/>
          <w:rtl w:val="0"/>
        </w:rPr>
        <w:t xml:space="preserve"> that day, and now this one, too</w:t>
      </w:r>
      <w:sdt>
        <w:sdtPr>
          <w:tag w:val="goog_rdk_49"/>
        </w:sdtPr>
        <w:sdtContent>
          <w:ins w:author="Terry Holliday" w:id="44" w:date="2007-05-15T01:51:00Z">
            <w:r w:rsidDel="00000000" w:rsidR="00000000" w:rsidRPr="00000000">
              <w:rPr>
                <w:vertAlign w:val="baseline"/>
                <w:rtl w:val="0"/>
              </w:rPr>
              <w:t xml:space="preserve">.  </w:t>
            </w:r>
          </w:ins>
        </w:sdtContent>
      </w:sdt>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sdt>
        <w:sdtPr>
          <w:tag w:val="goog_rdk_51"/>
        </w:sdtPr>
        <w:sdtContent>
          <w:ins w:author="Terry Holliday" w:id="45" w:date="2007-05-15T01:54:00Z">
            <w:r w:rsidDel="00000000" w:rsidR="00000000" w:rsidRPr="00000000">
              <w:rPr>
                <w:vertAlign w:val="baseline"/>
                <w:rtl w:val="0"/>
              </w:rPr>
              <w:t xml:space="preserve">You may choose to stop loving me with whatever love you </w:t>
            </w:r>
          </w:ins>
        </w:sdtContent>
      </w:sdt>
      <w:r w:rsidDel="00000000" w:rsidR="00000000" w:rsidRPr="00000000">
        <w:rPr>
          <w:vertAlign w:val="baseline"/>
          <w:rtl w:val="0"/>
        </w:rPr>
        <w:t xml:space="preserve">once </w:t>
      </w:r>
      <w:sdt>
        <w:sdtPr>
          <w:tag w:val="goog_rdk_52"/>
        </w:sdtPr>
        <w:sdtContent>
          <w:ins w:author="Terry Holliday" w:id="46" w:date="2007-05-15T01:55:00Z">
            <w:r w:rsidDel="00000000" w:rsidR="00000000" w:rsidRPr="00000000">
              <w:rPr>
                <w:vertAlign w:val="baseline"/>
                <w:rtl w:val="0"/>
              </w:rPr>
              <w:t xml:space="preserve">had for me.  You may </w:t>
            </w:r>
          </w:ins>
        </w:sdtContent>
      </w:sdt>
      <w:r w:rsidDel="00000000" w:rsidR="00000000" w:rsidRPr="00000000">
        <w:rPr>
          <w:vertAlign w:val="baseline"/>
          <w:rtl w:val="0"/>
        </w:rPr>
        <w:t xml:space="preserve">choose to continue </w:t>
      </w:r>
      <w:sdt>
        <w:sdtPr>
          <w:tag w:val="goog_rdk_53"/>
        </w:sdtPr>
        <w:sdtContent>
          <w:ins w:author="Terry Holliday" w:id="47" w:date="2007-05-15T01:55:00Z">
            <w:r w:rsidDel="00000000" w:rsidR="00000000" w:rsidRPr="00000000">
              <w:rPr>
                <w:vertAlign w:val="baseline"/>
                <w:rtl w:val="0"/>
              </w:rPr>
              <w:t xml:space="preserve">feel</w:t>
            </w:r>
          </w:ins>
        </w:sdtContent>
      </w:sdt>
      <w:r w:rsidDel="00000000" w:rsidR="00000000" w:rsidRPr="00000000">
        <w:rPr>
          <w:vertAlign w:val="baseline"/>
          <w:rtl w:val="0"/>
        </w:rPr>
        <w:t xml:space="preserve">ing</w:t>
      </w:r>
      <w:sdt>
        <w:sdtPr>
          <w:tag w:val="goog_rdk_54"/>
        </w:sdtPr>
        <w:sdtContent>
          <w:ins w:author="Terry Holliday" w:id="48" w:date="2007-05-15T01:55:00Z">
            <w:r w:rsidDel="00000000" w:rsidR="00000000" w:rsidRPr="00000000">
              <w:rPr>
                <w:vertAlign w:val="baseline"/>
                <w:rtl w:val="0"/>
              </w:rPr>
              <w:t xml:space="preserve"> shame, disgust, </w:t>
            </w:r>
          </w:ins>
        </w:sdtContent>
      </w:sdt>
      <w:r w:rsidDel="00000000" w:rsidR="00000000" w:rsidRPr="00000000">
        <w:rPr>
          <w:vertAlign w:val="baseline"/>
          <w:rtl w:val="0"/>
        </w:rPr>
        <w:t xml:space="preserve">and </w:t>
      </w:r>
      <w:sdt>
        <w:sdtPr>
          <w:tag w:val="goog_rdk_55"/>
        </w:sdtPr>
        <w:sdtContent>
          <w:ins w:author="Terry Holliday" w:id="49" w:date="2007-05-15T01:58:00Z">
            <w:r w:rsidDel="00000000" w:rsidR="00000000" w:rsidRPr="00000000">
              <w:rPr>
                <w:vertAlign w:val="baseline"/>
                <w:rtl w:val="0"/>
              </w:rPr>
              <w:t xml:space="preserve">hostility for the man you see me as</w:t>
            </w:r>
          </w:ins>
        </w:sdtContent>
      </w:sdt>
      <w:r w:rsidDel="00000000" w:rsidR="00000000" w:rsidRPr="00000000">
        <w:rPr>
          <w:vertAlign w:val="baseline"/>
          <w:rtl w:val="0"/>
        </w:rPr>
        <w:t xml:space="preserve">;</w:t>
      </w:r>
      <w:sdt>
        <w:sdtPr>
          <w:tag w:val="goog_rdk_56"/>
        </w:sdtPr>
        <w:sdtContent>
          <w:ins w:author="Terry Holliday" w:id="50" w:date="2007-05-15T01:58:00Z">
            <w:r w:rsidDel="00000000" w:rsidR="00000000" w:rsidRPr="00000000">
              <w:rPr>
                <w:vertAlign w:val="baseline"/>
                <w:rtl w:val="0"/>
              </w:rPr>
              <w:t xml:space="preserve"> but I will never go away </w:t>
            </w:r>
          </w:ins>
        </w:sdtContent>
      </w:sdt>
      <w:r w:rsidDel="00000000" w:rsidR="00000000" w:rsidRPr="00000000">
        <w:rPr>
          <w:vertAlign w:val="baseline"/>
          <w:rtl w:val="0"/>
        </w:rPr>
        <w:t xml:space="preserve">n</w:t>
      </w:r>
      <w:sdt>
        <w:sdtPr>
          <w:tag w:val="goog_rdk_57"/>
        </w:sdtPr>
        <w:sdtContent>
          <w:ins w:author="Terry Holliday" w:id="51" w:date="2007-05-15T01:38:00Z">
            <w:r w:rsidDel="00000000" w:rsidR="00000000" w:rsidRPr="00000000">
              <w:rPr>
                <w:vertAlign w:val="baseline"/>
                <w:rtl w:val="0"/>
              </w:rPr>
              <w:t xml:space="preserve">or stop believing in </w:t>
            </w:r>
            <w:r w:rsidDel="00000000" w:rsidR="00000000" w:rsidRPr="00000000">
              <w:rPr>
                <w:i w:val="1"/>
                <w:vertAlign w:val="baseline"/>
                <w:rtl w:val="0"/>
              </w:rPr>
              <w:t xml:space="preserve">my </w:t>
            </w:r>
            <w:r w:rsidDel="00000000" w:rsidR="00000000" w:rsidRPr="00000000">
              <w:rPr>
                <w:vertAlign w:val="baseline"/>
                <w:rtl w:val="0"/>
              </w:rPr>
              <w:t xml:space="preserve">big brother, who </w:t>
            </w:r>
          </w:ins>
        </w:sdtContent>
      </w:sdt>
      <w:r w:rsidDel="00000000" w:rsidR="00000000" w:rsidRPr="00000000">
        <w:rPr>
          <w:vertAlign w:val="baseline"/>
          <w:rtl w:val="0"/>
        </w:rPr>
        <w:t xml:space="preserve">has always been </w:t>
      </w:r>
      <w:sdt>
        <w:sdtPr>
          <w:tag w:val="goog_rdk_58"/>
        </w:sdtPr>
        <w:sdtContent>
          <w:ins w:author="Terry Holliday" w:id="52" w:date="2007-05-15T01:25:00Z">
            <w:r w:rsidDel="00000000" w:rsidR="00000000" w:rsidRPr="00000000">
              <w:rPr>
                <w:vertAlign w:val="baseline"/>
                <w:rtl w:val="0"/>
              </w:rPr>
              <w:t xml:space="preserve">my hero</w:t>
            </w:r>
          </w:ins>
        </w:sdtContent>
      </w:sdt>
      <w:r w:rsidDel="00000000" w:rsidR="00000000" w:rsidRPr="00000000">
        <w:rPr>
          <w:vertAlign w:val="baseline"/>
          <w:rtl w:val="0"/>
        </w:rPr>
        <w:t xml:space="preserve">,</w:t>
      </w:r>
      <w:sdt>
        <w:sdtPr>
          <w:tag w:val="goog_rdk_59"/>
        </w:sdtPr>
        <w:sdtContent>
          <w:ins w:author="Terry Holliday" w:id="53" w:date="2007-05-15T01:25:00Z">
            <w:r w:rsidDel="00000000" w:rsidR="00000000" w:rsidRPr="00000000">
              <w:rPr>
                <w:vertAlign w:val="baseline"/>
                <w:rtl w:val="0"/>
              </w:rPr>
              <w:t xml:space="preserve"> </w:t>
            </w:r>
          </w:ins>
        </w:sdtContent>
      </w:sdt>
      <w:r w:rsidDel="00000000" w:rsidR="00000000" w:rsidRPr="00000000">
        <w:rPr>
          <w:vertAlign w:val="baseline"/>
          <w:rtl w:val="0"/>
        </w:rPr>
        <w:t xml:space="preserve">capable of doing </w:t>
      </w:r>
      <w:sdt>
        <w:sdtPr>
          <w:tag w:val="goog_rdk_60"/>
        </w:sdtPr>
        <w:sdtContent>
          <w:ins w:author="Terry Holliday" w:id="54" w:date="2007-05-15T01:25:00Z">
            <w:r w:rsidDel="00000000" w:rsidR="00000000" w:rsidRPr="00000000">
              <w:rPr>
                <w:vertAlign w:val="baseline"/>
                <w:rtl w:val="0"/>
              </w:rPr>
              <w:t xml:space="preserve">anything he wants and </w:t>
            </w:r>
          </w:ins>
        </w:sdtContent>
      </w:sdt>
      <w:r w:rsidDel="00000000" w:rsidR="00000000" w:rsidRPr="00000000">
        <w:rPr>
          <w:vertAlign w:val="baseline"/>
          <w:rtl w:val="0"/>
        </w:rPr>
        <w:t xml:space="preserve">being anyone </w:t>
      </w:r>
      <w:sdt>
        <w:sdtPr>
          <w:tag w:val="goog_rdk_61"/>
        </w:sdtPr>
        <w:sdtContent>
          <w:ins w:author="Terry Holliday" w:id="55" w:date="2007-05-15T01:25:00Z">
            <w:r w:rsidDel="00000000" w:rsidR="00000000" w:rsidRPr="00000000">
              <w:rPr>
                <w:vertAlign w:val="baseline"/>
                <w:rtl w:val="0"/>
              </w:rPr>
              <w:t xml:space="preserve">he wants to be.  The choice </w:t>
            </w:r>
          </w:ins>
        </w:sdtContent>
      </w:sdt>
      <w:r w:rsidDel="00000000" w:rsidR="00000000" w:rsidRPr="00000000">
        <w:rPr>
          <w:vertAlign w:val="baseline"/>
          <w:rtl w:val="0"/>
        </w:rPr>
        <w:t xml:space="preserve">is yours and always has </w:t>
      </w:r>
      <w:sdt>
        <w:sdtPr>
          <w:tag w:val="goog_rdk_62"/>
        </w:sdtPr>
        <w:sdtContent>
          <w:ins w:author="Terry Holliday" w:id="56" w:date="2007-05-15T01:37:00Z">
            <w:r w:rsidDel="00000000" w:rsidR="00000000" w:rsidRPr="00000000">
              <w:rPr>
                <w:vertAlign w:val="baseline"/>
                <w:rtl w:val="0"/>
              </w:rPr>
              <w:t xml:space="preserve">been yours.  I have made mine</w:t>
            </w:r>
          </w:ins>
        </w:sdtContent>
      </w:sdt>
      <w:r w:rsidDel="00000000" w:rsidR="00000000" w:rsidRPr="00000000">
        <w:rPr>
          <w:vertAlign w:val="baseline"/>
          <w:rtl w:val="0"/>
        </w:rPr>
        <w:t xml:space="preserve">:   </w:t>
      </w:r>
      <w:sdt>
        <w:sdtPr>
          <w:tag w:val="goog_rdk_63"/>
        </w:sdtPr>
        <w:sdtContent>
          <w:ins w:author="Terry Holliday" w:id="57" w:date="2007-05-15T01:59:00Z">
            <w:r w:rsidDel="00000000" w:rsidR="00000000" w:rsidRPr="00000000">
              <w:rPr>
                <w:vertAlign w:val="baseline"/>
                <w:rtl w:val="0"/>
              </w:rPr>
              <w:t xml:space="preserve">I </w:t>
            </w:r>
          </w:ins>
        </w:sdtContent>
      </w:sdt>
      <w:r w:rsidDel="00000000" w:rsidR="00000000" w:rsidRPr="00000000">
        <w:rPr>
          <w:vertAlign w:val="baseline"/>
          <w:rtl w:val="0"/>
        </w:rPr>
        <w:t xml:space="preserve">will always </w:t>
      </w:r>
      <w:sdt>
        <w:sdtPr>
          <w:tag w:val="goog_rdk_64"/>
        </w:sdtPr>
        <w:sdtContent>
          <w:ins w:author="Terry Holliday" w:id="58" w:date="2007-05-15T01:59:00Z">
            <w:r w:rsidDel="00000000" w:rsidR="00000000" w:rsidRPr="00000000">
              <w:rPr>
                <w:vertAlign w:val="baseline"/>
                <w:rtl w:val="0"/>
              </w:rPr>
              <w:t xml:space="preserve">love you.</w:t>
            </w:r>
          </w:ins>
        </w:sdtContent>
      </w:sdt>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sdt>
        <w:sdtPr>
          <w:tag w:val="goog_rdk_66"/>
        </w:sdtPr>
        <w:sdtContent>
          <w:ins w:author="Terry Holliday" w:id="59" w:date="2007-05-15T02:00:00Z">
            <w:r w:rsidDel="00000000" w:rsidR="00000000" w:rsidRPr="00000000">
              <w:rPr>
                <w:vertAlign w:val="baseline"/>
                <w:rtl w:val="0"/>
              </w:rPr>
              <w:t xml:space="preserve">Your baby brother,</w:t>
            </w:r>
          </w:ins>
        </w:sdtContent>
      </w:sdt>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sdt>
        <w:sdtPr>
          <w:tag w:val="goog_rdk_68"/>
        </w:sdtPr>
        <w:sdtContent>
          <w:ins w:author="Terry Holliday" w:id="60" w:date="2007-05-15T02:00:00Z">
            <w:r w:rsidDel="00000000" w:rsidR="00000000" w:rsidRPr="00000000">
              <w:rPr>
                <w:vertAlign w:val="baseline"/>
                <w:rtl w:val="0"/>
              </w:rPr>
              <w:t xml:space="preserve">Terr</w:t>
            </w:r>
          </w:ins>
        </w:sdtContent>
      </w:sdt>
      <w:r w:rsidDel="00000000" w:rsidR="00000000" w:rsidRPr="00000000">
        <w:rPr>
          <w:vertAlign w:val="baseline"/>
          <w:rtl w:val="0"/>
        </w:rPr>
        <w:t xml:space="preserve">y</w:t>
      </w:r>
      <w:r w:rsidDel="00000000" w:rsidR="00000000" w:rsidRPr="00000000">
        <w:rPr>
          <w:rtl w:val="0"/>
        </w:rPr>
      </w:r>
    </w:p>
    <w:sectPr>
      <w:pgSz w:h="15840" w:w="12240" w:orient="portrait"/>
      <w:pgMar w:bottom="108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character" w:styleId="TerryHolliday">
    <w:name w:val="Terry Holliday"/>
    <w:basedOn w:val="DefaultParagraphFont"/>
    <w:next w:val="TerryHolliday"/>
    <w:autoRedefine w:val="0"/>
    <w:hidden w:val="1"/>
    <w:qFormat w:val="0"/>
    <w:rPr>
      <w:rFonts w:ascii="Times New Roman" w:cs="Times New Roman" w:hAnsi="Times New Roman"/>
      <w:b w:val="1"/>
      <w:bCs w:val="1"/>
      <w:i w:val="0"/>
      <w:iCs w:val="0"/>
      <w:strike w:val="0"/>
      <w:color w:val="auto"/>
      <w:w w:val="100"/>
      <w:position w:val="-1"/>
      <w:sz w:val="24"/>
      <w:szCs w:val="24"/>
      <w:u w:val="non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jL5XOpwjqm4fxa65GQoXp22HSQ==">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</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2007-05-15T06:00:00Z</dcterms:created>
  <dc:creator>Terry Holliday</dc:creator>
</cp:coreProperties>
</file>